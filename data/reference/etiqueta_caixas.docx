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61E38" w14:textId="5B9777F9" w:rsidR="00D1195A" w:rsidRPr="00A76FF6" w:rsidRDefault="00FE3349" w:rsidP="0037697A">
      <w:pPr>
        <w:spacing w:after="0" w:line="240" w:lineRule="auto"/>
        <w:jc w:val="center"/>
        <w:rPr>
          <w:rFonts w:ascii="Verdana" w:hAnsi="Verdana"/>
          <w:sz w:val="20"/>
          <w:szCs w:val="20"/>
        </w:rPr>
      </w:pPr>
      <w:r w:rsidRPr="0037697A">
        <w:rPr>
          <w:rFonts w:ascii="Verdana" w:hAnsi="Verdana" w:cs="Times New Roman"/>
          <w:color w:val="000000"/>
          <w:sz w:val="20"/>
          <w:szCs w:val="20"/>
        </w:rPr>
        <w:t>FRENTE</w:t>
      </w:r>
    </w:p>
    <w:p w14:paraId="38C0302E" w14:textId="1AAEDA68" w:rsidR="00FD3B49" w:rsidRPr="000348DA" w:rsidRDefault="00FD3B49" w:rsidP="0037697A">
      <w:pPr>
        <w:pStyle w:val="Default"/>
        <w:jc w:val="center"/>
        <w:rPr>
          <w:rFonts w:asciiTheme="minorHAnsi" w:hAnsiTheme="minorHAnsi"/>
          <w:b/>
          <w:color w:val="333333"/>
          <w:sz w:val="19"/>
          <w:szCs w:val="19"/>
        </w:rPr>
      </w:pPr>
    </w:p>
    <w:tbl>
      <w:tblPr>
        <w:tblpPr w:leftFromText="141" w:rightFromText="141" w:vertAnchor="text" w:horzAnchor="margin" w:tblpXSpec="center" w:tblpY="1"/>
        <w:tblOverlap w:val="never"/>
        <w:tblW w:w="6918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1E0" w:firstRow="1" w:lastRow="1" w:firstColumn="1" w:lastColumn="1" w:noHBand="0" w:noVBand="0"/>
        <w:tblPrChange w:id="0" w:author="KETRY GORETE FARIAS DOS PASSOS" w:date="2026-05-04T10:04:00Z">
          <w:tblPr>
            <w:tblpPr w:leftFromText="141" w:rightFromText="141" w:vertAnchor="text" w:horzAnchor="margin" w:tblpXSpec="center" w:tblpY="1"/>
            <w:tblOverlap w:val="never"/>
            <w:tblW w:w="6918" w:type="dxa"/>
            <w:tbl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  <w:insideH w:val="thinThickSmallGap" w:sz="24" w:space="0" w:color="auto"/>
              <w:insideV w:val="thinThickSmallGap" w:sz="24" w:space="0" w:color="auto"/>
            </w:tblBorders>
            <w:tblLook w:val="01E0" w:firstRow="1" w:lastRow="1" w:firstColumn="1" w:lastColumn="1" w:noHBand="0" w:noVBand="0"/>
          </w:tblPr>
        </w:tblPrChange>
      </w:tblPr>
      <w:tblGrid>
        <w:gridCol w:w="6918"/>
        <w:tblGridChange w:id="1">
          <w:tblGrid>
            <w:gridCol w:w="6918"/>
          </w:tblGrid>
        </w:tblGridChange>
      </w:tblGrid>
      <w:tr w:rsidR="00FD3B49" w:rsidRPr="000348DA" w14:paraId="6FE68D69" w14:textId="77777777" w:rsidTr="00A8320D">
        <w:trPr>
          <w:trHeight w:val="1470"/>
          <w:trPrChange w:id="2" w:author="KETRY GORETE FARIAS DOS PASSOS" w:date="2026-05-04T10:04:00Z">
            <w:trPr>
              <w:trHeight w:val="1940"/>
            </w:trPr>
          </w:trPrChange>
        </w:trPr>
        <w:tc>
          <w:tcPr>
            <w:tcW w:w="6918" w:type="dxa"/>
            <w:tcPrChange w:id="3" w:author="KETRY GORETE FARIAS DOS PASSOS" w:date="2026-05-04T10:04:00Z">
              <w:tcPr>
                <w:tcW w:w="6918" w:type="dxa"/>
              </w:tcPr>
            </w:tcPrChange>
          </w:tcPr>
          <w:p w14:paraId="4005196C" w14:textId="77777777" w:rsidR="00FD3B49" w:rsidRPr="0037697A" w:rsidDel="00A8320D" w:rsidRDefault="00FD3B49" w:rsidP="00BC088A">
            <w:pPr>
              <w:jc w:val="center"/>
              <w:rPr>
                <w:del w:id="4" w:author="KETRY GORETE FARIAS DOS PASSOS" w:date="2026-05-04T10:04:00Z"/>
                <w:noProof/>
                <w:sz w:val="40"/>
                <w:szCs w:val="40"/>
              </w:rPr>
            </w:pPr>
            <w:r w:rsidRPr="0037697A">
              <w:rPr>
                <w:noProof/>
                <w:sz w:val="40"/>
                <w:szCs w:val="40"/>
                <w:lang w:eastAsia="pt-BR"/>
              </w:rPr>
              <w:drawing>
                <wp:inline distT="0" distB="0" distL="0" distR="0" wp14:anchorId="48732852" wp14:editId="01ACF870">
                  <wp:extent cx="2142490" cy="832485"/>
                  <wp:effectExtent l="0" t="0" r="0" b="5715"/>
                  <wp:docPr id="2" name="Imagem 2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490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AD0D5E" w14:textId="2C47E602" w:rsidR="00106CE7" w:rsidRPr="0066273E" w:rsidRDefault="005E1DC1" w:rsidP="00A8320D">
            <w:pPr>
              <w:jc w:val="center"/>
              <w:rPr>
                <w:b/>
                <w:sz w:val="40"/>
                <w:szCs w:val="40"/>
              </w:rPr>
            </w:pPr>
            <w:del w:id="5" w:author="KETRY GORETE FARIAS DOS PASSOS" w:date="2026-05-04T10:04:00Z">
              <w:r w:rsidRPr="0066273E" w:rsidDel="00A8320D">
                <w:rPr>
                  <w:b/>
                  <w:sz w:val="40"/>
                  <w:szCs w:val="40"/>
                </w:rPr>
                <w:delText>{{ unidade_macro }}</w:delText>
              </w:r>
            </w:del>
          </w:p>
        </w:tc>
      </w:tr>
      <w:tr w:rsidR="00FD3B49" w:rsidRPr="000348DA" w14:paraId="7D3CCCE7" w14:textId="77777777" w:rsidTr="00BC088A">
        <w:trPr>
          <w:trHeight w:val="788"/>
        </w:trPr>
        <w:tc>
          <w:tcPr>
            <w:tcW w:w="6918" w:type="dxa"/>
          </w:tcPr>
          <w:p w14:paraId="7DA57C7A" w14:textId="31975F34" w:rsidR="00FD3B49" w:rsidRPr="0066273E" w:rsidDel="00A8320D" w:rsidRDefault="00FD3B49">
            <w:pPr>
              <w:spacing w:before="120" w:after="120"/>
              <w:jc w:val="center"/>
              <w:rPr>
                <w:del w:id="6" w:author="KETRY GORETE FARIAS DOS PASSOS" w:date="2026-05-04T10:04:00Z"/>
                <w:b/>
                <w:sz w:val="40"/>
                <w:szCs w:val="40"/>
              </w:rPr>
            </w:pPr>
            <w:del w:id="7" w:author="KETRY GORETE FARIAS DOS PASSOS" w:date="2026-05-04T10:04:00Z">
              <w:r w:rsidRPr="0037697A" w:rsidDel="00A8320D">
                <w:rPr>
                  <w:b/>
                  <w:sz w:val="40"/>
                  <w:szCs w:val="40"/>
                </w:rPr>
                <w:delText xml:space="preserve">  </w:delText>
              </w:r>
              <w:r w:rsidR="005116E9" w:rsidRPr="0066273E" w:rsidDel="00A8320D">
                <w:rPr>
                  <w:b/>
                  <w:sz w:val="40"/>
                  <w:szCs w:val="40"/>
                </w:rPr>
                <w:delText>{{ setor_respo</w:delText>
              </w:r>
              <w:r w:rsidR="00A211FB" w:rsidRPr="0066273E" w:rsidDel="00A8320D">
                <w:rPr>
                  <w:b/>
                  <w:sz w:val="40"/>
                  <w:szCs w:val="40"/>
                </w:rPr>
                <w:delText>n</w:delText>
              </w:r>
              <w:r w:rsidR="005116E9" w:rsidRPr="0066273E" w:rsidDel="00A8320D">
                <w:rPr>
                  <w:b/>
                  <w:sz w:val="40"/>
                  <w:szCs w:val="40"/>
                </w:rPr>
                <w:delText>savel }}</w:delText>
              </w:r>
            </w:del>
          </w:p>
          <w:p w14:paraId="7ACBF32C" w14:textId="1B35A4EA" w:rsidR="005116E9" w:rsidRPr="0037697A" w:rsidRDefault="005116E9" w:rsidP="0037697A">
            <w:pPr>
              <w:spacing w:before="120" w:after="120"/>
              <w:jc w:val="center"/>
              <w:rPr>
                <w:b/>
                <w:sz w:val="40"/>
                <w:szCs w:val="40"/>
              </w:rPr>
            </w:pPr>
            <w:proofErr w:type="gramStart"/>
            <w:r w:rsidRPr="0066273E">
              <w:rPr>
                <w:b/>
                <w:sz w:val="40"/>
                <w:szCs w:val="40"/>
              </w:rPr>
              <w:t xml:space="preserve">{{ </w:t>
            </w:r>
            <w:proofErr w:type="spellStart"/>
            <w:r w:rsidRPr="0066273E">
              <w:rPr>
                <w:b/>
                <w:sz w:val="40"/>
                <w:szCs w:val="40"/>
              </w:rPr>
              <w:t>unidade</w:t>
            </w:r>
            <w:proofErr w:type="gramEnd"/>
            <w:r w:rsidRPr="0066273E">
              <w:rPr>
                <w:b/>
                <w:sz w:val="40"/>
                <w:szCs w:val="40"/>
              </w:rPr>
              <w:t>_documentacao</w:t>
            </w:r>
            <w:proofErr w:type="spellEnd"/>
            <w:r w:rsidRPr="0066273E">
              <w:rPr>
                <w:b/>
                <w:sz w:val="40"/>
                <w:szCs w:val="40"/>
              </w:rPr>
              <w:t xml:space="preserve"> }}</w:t>
            </w:r>
          </w:p>
        </w:tc>
      </w:tr>
      <w:tr w:rsidR="00FD3B49" w:rsidRPr="000348DA" w14:paraId="7B184917" w14:textId="77777777" w:rsidTr="00BC088A">
        <w:trPr>
          <w:trHeight w:val="788"/>
        </w:trPr>
        <w:tc>
          <w:tcPr>
            <w:tcW w:w="6918" w:type="dxa"/>
          </w:tcPr>
          <w:p w14:paraId="0F477C7E" w14:textId="42888A04" w:rsidR="00FD3B49" w:rsidRPr="0037697A" w:rsidRDefault="005116E9">
            <w:pPr>
              <w:jc w:val="center"/>
              <w:rPr>
                <w:bCs/>
                <w:sz w:val="40"/>
                <w:szCs w:val="40"/>
              </w:rPr>
            </w:pPr>
            <w:proofErr w:type="gramStart"/>
            <w:r w:rsidRPr="0037697A">
              <w:rPr>
                <w:bCs/>
                <w:sz w:val="40"/>
                <w:szCs w:val="40"/>
              </w:rPr>
              <w:t xml:space="preserve">{{ </w:t>
            </w:r>
            <w:proofErr w:type="spellStart"/>
            <w:r w:rsidRPr="0037697A">
              <w:rPr>
                <w:bCs/>
                <w:sz w:val="40"/>
                <w:szCs w:val="40"/>
              </w:rPr>
              <w:t>codigo</w:t>
            </w:r>
            <w:proofErr w:type="gramEnd"/>
            <w:r w:rsidRPr="0037697A">
              <w:rPr>
                <w:bCs/>
                <w:sz w:val="40"/>
                <w:szCs w:val="40"/>
              </w:rPr>
              <w:t>_classificacao</w:t>
            </w:r>
            <w:proofErr w:type="spellEnd"/>
            <w:r w:rsidRPr="0037697A">
              <w:rPr>
                <w:bCs/>
                <w:sz w:val="40"/>
                <w:szCs w:val="40"/>
              </w:rPr>
              <w:t xml:space="preserve"> }}</w:t>
            </w:r>
          </w:p>
          <w:p w14:paraId="405BE1D3" w14:textId="77777777" w:rsidR="005116E9" w:rsidRPr="003B2DFB" w:rsidRDefault="005116E9">
            <w:pPr>
              <w:jc w:val="center"/>
              <w:rPr>
                <w:bCs/>
                <w:sz w:val="24"/>
                <w:szCs w:val="24"/>
                <w:rPrChange w:id="8" w:author="KETRY GORETE FARIAS DOS PASSOS" w:date="2026-05-04T10:06:00Z">
                  <w:rPr>
                    <w:bCs/>
                    <w:sz w:val="40"/>
                    <w:szCs w:val="40"/>
                  </w:rPr>
                </w:rPrChange>
              </w:rPr>
            </w:pPr>
            <w:proofErr w:type="gramStart"/>
            <w:r w:rsidRPr="003B2DFB">
              <w:rPr>
                <w:bCs/>
                <w:sz w:val="24"/>
                <w:szCs w:val="24"/>
                <w:rPrChange w:id="9" w:author="KETRY GORETE FARIAS DOS PASSOS" w:date="2026-05-04T10:06:00Z">
                  <w:rPr>
                    <w:bCs/>
                    <w:sz w:val="40"/>
                    <w:szCs w:val="40"/>
                  </w:rPr>
                </w:rPrChange>
              </w:rPr>
              <w:t>{{ assunto</w:t>
            </w:r>
            <w:proofErr w:type="gramEnd"/>
            <w:r w:rsidRPr="003B2DFB">
              <w:rPr>
                <w:bCs/>
                <w:sz w:val="24"/>
                <w:szCs w:val="24"/>
                <w:rPrChange w:id="10" w:author="KETRY GORETE FARIAS DOS PASSOS" w:date="2026-05-04T10:06:00Z">
                  <w:rPr>
                    <w:bCs/>
                    <w:sz w:val="40"/>
                    <w:szCs w:val="40"/>
                  </w:rPr>
                </w:rPrChange>
              </w:rPr>
              <w:t xml:space="preserve"> }}</w:t>
            </w:r>
          </w:p>
          <w:p w14:paraId="1A1576C7" w14:textId="5360754C" w:rsidR="00347DF0" w:rsidRPr="00B50789" w:rsidRDefault="00B50789">
            <w:pPr>
              <w:jc w:val="center"/>
              <w:rPr>
                <w:b/>
                <w:sz w:val="40"/>
                <w:szCs w:val="40"/>
              </w:rPr>
            </w:pPr>
            <w:r w:rsidRPr="0037697A">
              <w:rPr>
                <w:b/>
                <w:sz w:val="40"/>
                <w:szCs w:val="40"/>
              </w:rPr>
              <w:t>Datas-limite:</w:t>
            </w:r>
          </w:p>
          <w:p w14:paraId="4A6AFE20" w14:textId="73EC74EC" w:rsidR="005116E9" w:rsidRDefault="005116E9">
            <w:pPr>
              <w:jc w:val="center"/>
              <w:rPr>
                <w:bCs/>
                <w:sz w:val="40"/>
                <w:szCs w:val="40"/>
              </w:rPr>
            </w:pPr>
            <w:proofErr w:type="gramStart"/>
            <w:r w:rsidRPr="0037697A">
              <w:rPr>
                <w:bCs/>
                <w:sz w:val="40"/>
                <w:szCs w:val="40"/>
              </w:rPr>
              <w:t xml:space="preserve">{{ </w:t>
            </w:r>
            <w:proofErr w:type="spellStart"/>
            <w:r w:rsidRPr="0037697A">
              <w:rPr>
                <w:bCs/>
                <w:sz w:val="40"/>
                <w:szCs w:val="40"/>
              </w:rPr>
              <w:t>datas</w:t>
            </w:r>
            <w:proofErr w:type="gramEnd"/>
            <w:r w:rsidRPr="0037697A">
              <w:rPr>
                <w:bCs/>
                <w:sz w:val="40"/>
                <w:szCs w:val="40"/>
              </w:rPr>
              <w:t>_limite</w:t>
            </w:r>
            <w:r w:rsidR="005F1FBE">
              <w:rPr>
                <w:bCs/>
                <w:sz w:val="40"/>
                <w:szCs w:val="40"/>
              </w:rPr>
              <w:t>_resumo</w:t>
            </w:r>
            <w:proofErr w:type="spellEnd"/>
            <w:r w:rsidRPr="0037697A">
              <w:rPr>
                <w:bCs/>
                <w:sz w:val="40"/>
                <w:szCs w:val="40"/>
              </w:rPr>
              <w:t xml:space="preserve"> }}</w:t>
            </w:r>
          </w:p>
          <w:p w14:paraId="07500E56" w14:textId="6B6DF3CD" w:rsidR="00B50789" w:rsidRPr="00B50789" w:rsidRDefault="00B50789">
            <w:pPr>
              <w:jc w:val="center"/>
              <w:rPr>
                <w:b/>
                <w:sz w:val="40"/>
                <w:szCs w:val="40"/>
              </w:rPr>
            </w:pPr>
            <w:r w:rsidRPr="0037697A">
              <w:rPr>
                <w:b/>
                <w:sz w:val="40"/>
                <w:szCs w:val="40"/>
              </w:rPr>
              <w:t>Destinação:</w:t>
            </w:r>
          </w:p>
          <w:p w14:paraId="33C9AAE3" w14:textId="77777777" w:rsidR="00DE0331" w:rsidRPr="0037697A" w:rsidDel="008E3405" w:rsidRDefault="00DE0331">
            <w:pPr>
              <w:jc w:val="center"/>
              <w:rPr>
                <w:del w:id="11" w:author="KETRY GORETE FARIAS DOS PASSOS" w:date="2026-05-04T10:05:00Z"/>
                <w:bCs/>
                <w:sz w:val="40"/>
                <w:szCs w:val="40"/>
              </w:rPr>
            </w:pPr>
            <w:proofErr w:type="gramStart"/>
            <w:r w:rsidRPr="0037697A">
              <w:rPr>
                <w:bCs/>
                <w:sz w:val="40"/>
                <w:szCs w:val="40"/>
              </w:rPr>
              <w:t xml:space="preserve">{{ </w:t>
            </w:r>
            <w:proofErr w:type="spellStart"/>
            <w:r w:rsidRPr="0037697A">
              <w:rPr>
                <w:bCs/>
                <w:sz w:val="40"/>
                <w:szCs w:val="40"/>
              </w:rPr>
              <w:t>destinacao</w:t>
            </w:r>
            <w:proofErr w:type="spellEnd"/>
            <w:proofErr w:type="gramEnd"/>
            <w:r w:rsidRPr="0037697A">
              <w:rPr>
                <w:bCs/>
                <w:sz w:val="40"/>
                <w:szCs w:val="40"/>
              </w:rPr>
              <w:t xml:space="preserve"> }}</w:t>
            </w:r>
          </w:p>
          <w:p w14:paraId="54D7EFD3" w14:textId="5BE3BDD9" w:rsidR="000840FE" w:rsidRPr="0037697A" w:rsidRDefault="000840FE" w:rsidP="008E3405">
            <w:pPr>
              <w:jc w:val="center"/>
              <w:rPr>
                <w:bCs/>
                <w:sz w:val="40"/>
                <w:szCs w:val="40"/>
              </w:rPr>
              <w:pPrChange w:id="12" w:author="KETRY GORETE FARIAS DOS PASSOS" w:date="2026-05-04T10:05:00Z">
                <w:pPr>
                  <w:framePr w:hSpace="141" w:wrap="around" w:vAnchor="text" w:hAnchor="margin" w:xAlign="center" w:y="1"/>
                  <w:suppressOverlap/>
                  <w:jc w:val="center"/>
                </w:pPr>
              </w:pPrChange>
            </w:pPr>
            <w:del w:id="13" w:author="KETRY GORETE FARIAS DOS PASSOS" w:date="2026-05-04T10:05:00Z">
              <w:r w:rsidRPr="007F54FC" w:rsidDel="008E3405">
                <w:rPr>
                  <w:bCs/>
                  <w:color w:val="FF0000"/>
                  <w:sz w:val="40"/>
                  <w:szCs w:val="40"/>
                  <w:rPrChange w:id="14" w:author="KETRY GORETE FARIAS DOS PASSOS" w:date="2026-04-14T09:47:00Z">
                    <w:rPr>
                      <w:bCs/>
                      <w:sz w:val="40"/>
                      <w:szCs w:val="40"/>
                    </w:rPr>
                  </w:rPrChange>
                </w:rPr>
                <w:delText>{{ destaque_permanente }}</w:delText>
              </w:r>
            </w:del>
          </w:p>
        </w:tc>
      </w:tr>
      <w:tr w:rsidR="00FD3B49" w:rsidRPr="000348DA" w14:paraId="6BD89C73" w14:textId="77777777" w:rsidTr="00BC088A">
        <w:trPr>
          <w:trHeight w:val="520"/>
        </w:trPr>
        <w:tc>
          <w:tcPr>
            <w:tcW w:w="6918" w:type="dxa"/>
          </w:tcPr>
          <w:p w14:paraId="6839973E" w14:textId="77777777" w:rsidR="003C34CF" w:rsidRDefault="003C34CF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Caixa:</w:t>
            </w:r>
          </w:p>
          <w:p w14:paraId="6DB8F695" w14:textId="6CBEEB76" w:rsidR="00106CE7" w:rsidRPr="0037697A" w:rsidRDefault="000840FE" w:rsidP="0037697A">
            <w:pPr>
              <w:jc w:val="center"/>
              <w:rPr>
                <w:b/>
                <w:sz w:val="40"/>
                <w:szCs w:val="40"/>
              </w:rPr>
            </w:pPr>
            <w:proofErr w:type="gramStart"/>
            <w:r w:rsidRPr="0037697A">
              <w:rPr>
                <w:b/>
                <w:sz w:val="40"/>
                <w:szCs w:val="40"/>
              </w:rPr>
              <w:t xml:space="preserve">{{ </w:t>
            </w:r>
            <w:proofErr w:type="spellStart"/>
            <w:r w:rsidRPr="0037697A">
              <w:rPr>
                <w:b/>
                <w:sz w:val="40"/>
                <w:szCs w:val="40"/>
              </w:rPr>
              <w:t>numero</w:t>
            </w:r>
            <w:proofErr w:type="gramEnd"/>
            <w:r w:rsidRPr="0037697A">
              <w:rPr>
                <w:b/>
                <w:sz w:val="40"/>
                <w:szCs w:val="40"/>
              </w:rPr>
              <w:t>_caixa</w:t>
            </w:r>
            <w:proofErr w:type="spellEnd"/>
            <w:r w:rsidRPr="0037697A">
              <w:rPr>
                <w:b/>
                <w:sz w:val="40"/>
                <w:szCs w:val="40"/>
              </w:rPr>
              <w:t xml:space="preserve"> }}</w:t>
            </w:r>
          </w:p>
        </w:tc>
      </w:tr>
    </w:tbl>
    <w:p w14:paraId="6FF6DE63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6CBE6A7B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6007EDE3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2B3E0B63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06479A5A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03F929D1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08C5F678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2D8D0E45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17693B25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3B0EB842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3EBF9032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560BAE4C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192A752D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0CDDF17A" w14:textId="77777777" w:rsidR="00FD3B49" w:rsidRPr="000348DA" w:rsidRDefault="00FD3B49" w:rsidP="00FD3B49">
      <w:pPr>
        <w:jc w:val="both"/>
        <w:rPr>
          <w:sz w:val="24"/>
          <w:szCs w:val="24"/>
        </w:rPr>
      </w:pPr>
    </w:p>
    <w:p w14:paraId="39859CA7" w14:textId="43CD1B51" w:rsidR="00FD3B49" w:rsidRDefault="00FD3B49" w:rsidP="00FD3B49">
      <w:pPr>
        <w:jc w:val="both"/>
        <w:rPr>
          <w:sz w:val="24"/>
          <w:szCs w:val="24"/>
        </w:rPr>
      </w:pPr>
    </w:p>
    <w:p w14:paraId="2E9DBEEE" w14:textId="735C090C" w:rsidR="00106CE7" w:rsidRPr="000348DA" w:rsidRDefault="00106CE7" w:rsidP="00FD3B49">
      <w:pPr>
        <w:jc w:val="both"/>
        <w:rPr>
          <w:sz w:val="24"/>
          <w:szCs w:val="24"/>
        </w:rPr>
      </w:pPr>
    </w:p>
    <w:p w14:paraId="607C36A6" w14:textId="77777777" w:rsidR="00FD3B49" w:rsidRPr="00A76FF6" w:rsidRDefault="00FD3B49" w:rsidP="0017683D">
      <w:pPr>
        <w:spacing w:after="0" w:line="240" w:lineRule="auto"/>
        <w:contextualSpacing/>
        <w:jc w:val="right"/>
        <w:rPr>
          <w:rFonts w:ascii="Verdana" w:hAnsi="Verdana"/>
          <w:sz w:val="20"/>
          <w:szCs w:val="20"/>
        </w:rPr>
      </w:pPr>
    </w:p>
    <w:p w14:paraId="18495A52" w14:textId="77777777" w:rsidR="0017683D" w:rsidRPr="00A76FF6" w:rsidRDefault="0017683D" w:rsidP="0017683D">
      <w:pPr>
        <w:spacing w:after="0" w:line="240" w:lineRule="auto"/>
        <w:contextualSpacing/>
        <w:jc w:val="right"/>
        <w:rPr>
          <w:rFonts w:ascii="Verdana" w:hAnsi="Verdana"/>
          <w:sz w:val="20"/>
          <w:szCs w:val="20"/>
        </w:rPr>
      </w:pPr>
    </w:p>
    <w:p w14:paraId="511AB15D" w14:textId="77777777" w:rsidR="0017683D" w:rsidRPr="00A76FF6" w:rsidRDefault="0017683D" w:rsidP="0017683D">
      <w:pPr>
        <w:spacing w:after="0" w:line="240" w:lineRule="auto"/>
        <w:contextualSpacing/>
        <w:jc w:val="right"/>
        <w:rPr>
          <w:rFonts w:ascii="Verdana" w:hAnsi="Verdana"/>
          <w:sz w:val="20"/>
          <w:szCs w:val="20"/>
        </w:rPr>
      </w:pPr>
    </w:p>
    <w:p w14:paraId="02ED020D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611130E6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394F4535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074D5DA3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36D0BCB7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5A80B476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5FF5DB25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47BEB7AC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604F5E96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12F7A8AF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56345EDB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3C768947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240A4029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5E88958E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4516B9B2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63788DC6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1939794A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7EE7F5D0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383EE573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1A0D628A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5E8C2115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239DA60E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58B4FA3D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00064F0E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3D4E68CD" w14:textId="77777777" w:rsidR="00FE3349" w:rsidRDefault="00FE3349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5F49D114" w14:textId="0D136D22" w:rsidR="00FE3349" w:rsidRPr="0037697A" w:rsidRDefault="00FE3349" w:rsidP="00FE3349">
      <w:pPr>
        <w:spacing w:after="0" w:line="240" w:lineRule="auto"/>
        <w:contextualSpacing/>
        <w:jc w:val="center"/>
        <w:rPr>
          <w:rFonts w:ascii="Calibri" w:hAnsi="Calibri"/>
          <w:bCs/>
          <w:color w:val="000000"/>
        </w:rPr>
      </w:pPr>
      <w:r w:rsidRPr="0037697A">
        <w:rPr>
          <w:rFonts w:ascii="Calibri" w:hAnsi="Calibri"/>
          <w:bCs/>
          <w:color w:val="000000"/>
        </w:rPr>
        <w:lastRenderedPageBreak/>
        <w:t>VERSO</w:t>
      </w:r>
    </w:p>
    <w:p w14:paraId="4CD30D9A" w14:textId="77777777" w:rsidR="00D1195A" w:rsidRDefault="00D1195A" w:rsidP="0037697A">
      <w:pPr>
        <w:spacing w:after="0" w:line="240" w:lineRule="auto"/>
        <w:contextualSpacing/>
        <w:jc w:val="center"/>
        <w:rPr>
          <w:rFonts w:ascii="Calibri" w:hAnsi="Calibri"/>
          <w:b/>
          <w:color w:val="000000"/>
        </w:rPr>
      </w:pPr>
    </w:p>
    <w:tbl>
      <w:tblPr>
        <w:tblpPr w:leftFromText="141" w:rightFromText="141" w:vertAnchor="text" w:horzAnchor="margin" w:tblpXSpec="center" w:tblpY="1"/>
        <w:tblOverlap w:val="never"/>
        <w:tblW w:w="6918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1E0" w:firstRow="1" w:lastRow="1" w:firstColumn="1" w:lastColumn="1" w:noHBand="0" w:noVBand="0"/>
      </w:tblPr>
      <w:tblGrid>
        <w:gridCol w:w="6918"/>
      </w:tblGrid>
      <w:tr w:rsidR="00FE3349" w:rsidRPr="000348DA" w14:paraId="4F111FE5" w14:textId="77777777" w:rsidTr="0037697A">
        <w:trPr>
          <w:trHeight w:val="761"/>
        </w:trPr>
        <w:tc>
          <w:tcPr>
            <w:tcW w:w="6918" w:type="dxa"/>
          </w:tcPr>
          <w:p w14:paraId="33E0B875" w14:textId="34ED9828" w:rsidR="00FE3349" w:rsidRPr="0081215C" w:rsidRDefault="008E3405" w:rsidP="0037697A">
            <w:pPr>
              <w:jc w:val="center"/>
              <w:rPr>
                <w:b/>
                <w:sz w:val="40"/>
                <w:szCs w:val="40"/>
              </w:rPr>
            </w:pPr>
            <w:proofErr w:type="gramStart"/>
            <w:ins w:id="15" w:author="KETRY GORETE FARIAS DOS PASSOS" w:date="2026-05-04T10:05:00Z">
              <w:r w:rsidRPr="0081215C">
                <w:rPr>
                  <w:b/>
                  <w:sz w:val="40"/>
                  <w:szCs w:val="40"/>
                </w:rPr>
                <w:t xml:space="preserve">{{ </w:t>
              </w:r>
              <w:proofErr w:type="spellStart"/>
              <w:r w:rsidRPr="0081215C">
                <w:rPr>
                  <w:b/>
                  <w:sz w:val="40"/>
                  <w:szCs w:val="40"/>
                </w:rPr>
                <w:t>unidade</w:t>
              </w:r>
              <w:proofErr w:type="gramEnd"/>
              <w:r w:rsidRPr="0081215C">
                <w:rPr>
                  <w:b/>
                  <w:sz w:val="40"/>
                  <w:szCs w:val="40"/>
                </w:rPr>
                <w:t>_documentacao</w:t>
              </w:r>
              <w:proofErr w:type="spellEnd"/>
              <w:r w:rsidRPr="0081215C">
                <w:rPr>
                  <w:b/>
                  <w:sz w:val="40"/>
                  <w:szCs w:val="40"/>
                </w:rPr>
                <w:t xml:space="preserve"> }}</w:t>
              </w:r>
            </w:ins>
            <w:del w:id="16" w:author="KETRY GORETE FARIAS DOS PASSOS" w:date="2026-05-04T10:05:00Z">
              <w:r w:rsidR="003D4A5D" w:rsidRPr="0037697A" w:rsidDel="008E3405">
                <w:rPr>
                  <w:b/>
                  <w:sz w:val="56"/>
                  <w:szCs w:val="56"/>
                </w:rPr>
                <w:delText>{{ f</w:delText>
              </w:r>
              <w:r w:rsidR="00347DF0" w:rsidRPr="0037697A" w:rsidDel="008E3405">
                <w:rPr>
                  <w:b/>
                  <w:sz w:val="56"/>
                  <w:szCs w:val="56"/>
                </w:rPr>
                <w:delText>u</w:delText>
              </w:r>
              <w:r w:rsidR="003D4A5D" w:rsidRPr="0037697A" w:rsidDel="008E3405">
                <w:rPr>
                  <w:b/>
                  <w:sz w:val="56"/>
                  <w:szCs w:val="56"/>
                </w:rPr>
                <w:delText>ndo }}</w:delText>
              </w:r>
            </w:del>
          </w:p>
        </w:tc>
      </w:tr>
      <w:tr w:rsidR="00FE3349" w:rsidRPr="000348DA" w14:paraId="016587BF" w14:textId="77777777" w:rsidTr="00172267">
        <w:trPr>
          <w:trHeight w:val="788"/>
        </w:trPr>
        <w:tc>
          <w:tcPr>
            <w:tcW w:w="6918" w:type="dxa"/>
          </w:tcPr>
          <w:p w14:paraId="31E4104E" w14:textId="77777777" w:rsidR="008E3405" w:rsidRPr="0037697A" w:rsidRDefault="008E3405" w:rsidP="008E3405">
            <w:pPr>
              <w:jc w:val="center"/>
              <w:rPr>
                <w:ins w:id="17" w:author="KETRY GORETE FARIAS DOS PASSOS" w:date="2026-05-04T10:05:00Z"/>
                <w:b/>
                <w:sz w:val="40"/>
                <w:szCs w:val="40"/>
              </w:rPr>
            </w:pPr>
            <w:ins w:id="18" w:author="KETRY GORETE FARIAS DOS PASSOS" w:date="2026-05-04T10:05:00Z">
              <w:r w:rsidRPr="0037697A">
                <w:rPr>
                  <w:b/>
                  <w:sz w:val="40"/>
                  <w:szCs w:val="40"/>
                </w:rPr>
                <w:t>Datas detalhadas:</w:t>
              </w:r>
            </w:ins>
          </w:p>
          <w:p w14:paraId="52FE5090" w14:textId="15B24AC6" w:rsidR="00FE3349" w:rsidRPr="008E3405" w:rsidRDefault="008E3405" w:rsidP="008E3405">
            <w:pPr>
              <w:jc w:val="center"/>
              <w:rPr>
                <w:bCs/>
                <w:sz w:val="40"/>
                <w:szCs w:val="40"/>
                <w:rPrChange w:id="19" w:author="KETRY GORETE FARIAS DOS PASSOS" w:date="2026-05-04T10:05:00Z">
                  <w:rPr>
                    <w:b/>
                    <w:sz w:val="40"/>
                    <w:szCs w:val="40"/>
                  </w:rPr>
                </w:rPrChange>
              </w:rPr>
              <w:pPrChange w:id="20" w:author="KETRY GORETE FARIAS DOS PASSOS" w:date="2026-05-04T10:05:00Z">
                <w:pPr>
                  <w:framePr w:hSpace="141" w:wrap="around" w:vAnchor="text" w:hAnchor="margin" w:xAlign="center" w:y="1"/>
                  <w:spacing w:before="120" w:after="120"/>
                  <w:suppressOverlap/>
                  <w:jc w:val="center"/>
                </w:pPr>
              </w:pPrChange>
            </w:pPr>
            <w:proofErr w:type="gramStart"/>
            <w:ins w:id="21" w:author="KETRY GORETE FARIAS DOS PASSOS" w:date="2026-05-04T10:05:00Z">
              <w:r w:rsidRPr="0037697A">
                <w:rPr>
                  <w:bCs/>
                  <w:sz w:val="40"/>
                  <w:szCs w:val="40"/>
                </w:rPr>
                <w:t xml:space="preserve">{{ </w:t>
              </w:r>
              <w:proofErr w:type="spellStart"/>
              <w:r w:rsidRPr="0037697A">
                <w:rPr>
                  <w:bCs/>
                  <w:sz w:val="40"/>
                  <w:szCs w:val="40"/>
                </w:rPr>
                <w:t>datas</w:t>
              </w:r>
              <w:proofErr w:type="gramEnd"/>
              <w:r w:rsidRPr="0037697A">
                <w:rPr>
                  <w:bCs/>
                  <w:sz w:val="40"/>
                  <w:szCs w:val="40"/>
                </w:rPr>
                <w:t>_limite_detalhadas</w:t>
              </w:r>
              <w:proofErr w:type="spellEnd"/>
              <w:r w:rsidRPr="0037697A">
                <w:rPr>
                  <w:bCs/>
                  <w:sz w:val="40"/>
                  <w:szCs w:val="40"/>
                </w:rPr>
                <w:t xml:space="preserve"> }}</w:t>
              </w:r>
            </w:ins>
            <w:del w:id="22" w:author="KETRY GORETE FARIAS DOS PASSOS" w:date="2026-05-04T10:05:00Z">
              <w:r w:rsidR="00FE3349" w:rsidRPr="0081215C" w:rsidDel="008E3405">
                <w:rPr>
                  <w:b/>
                  <w:sz w:val="40"/>
                  <w:szCs w:val="40"/>
                </w:rPr>
                <w:delText>{{ unidade_documentacao }}</w:delText>
              </w:r>
            </w:del>
          </w:p>
        </w:tc>
      </w:tr>
      <w:tr w:rsidR="00FE3349" w:rsidRPr="00172267" w14:paraId="0899056C" w14:textId="77777777" w:rsidTr="00172267">
        <w:trPr>
          <w:trHeight w:val="788"/>
        </w:trPr>
        <w:tc>
          <w:tcPr>
            <w:tcW w:w="6918" w:type="dxa"/>
          </w:tcPr>
          <w:p w14:paraId="675AC72F" w14:textId="3A061CDC" w:rsidR="0066273E" w:rsidRPr="0037697A" w:rsidDel="008E3405" w:rsidRDefault="00A15109" w:rsidP="00172267">
            <w:pPr>
              <w:jc w:val="center"/>
              <w:rPr>
                <w:del w:id="23" w:author="KETRY GORETE FARIAS DOS PASSOS" w:date="2026-05-04T10:05:00Z"/>
                <w:b/>
                <w:sz w:val="40"/>
                <w:szCs w:val="40"/>
              </w:rPr>
            </w:pPr>
            <w:del w:id="24" w:author="KETRY GORETE FARIAS DOS PASSOS" w:date="2026-05-04T10:05:00Z">
              <w:r w:rsidRPr="0037697A" w:rsidDel="008E3405">
                <w:rPr>
                  <w:b/>
                  <w:sz w:val="40"/>
                  <w:szCs w:val="40"/>
                </w:rPr>
                <w:delText>Datas detalhadas:</w:delText>
              </w:r>
            </w:del>
          </w:p>
          <w:p w14:paraId="1C044FD2" w14:textId="302C6323" w:rsidR="00FE3349" w:rsidDel="008E3405" w:rsidRDefault="00FE3349" w:rsidP="00172267">
            <w:pPr>
              <w:jc w:val="center"/>
              <w:rPr>
                <w:del w:id="25" w:author="KETRY GORETE FARIAS DOS PASSOS" w:date="2026-05-04T10:05:00Z"/>
                <w:bCs/>
                <w:sz w:val="40"/>
                <w:szCs w:val="40"/>
              </w:rPr>
            </w:pPr>
            <w:del w:id="26" w:author="KETRY GORETE FARIAS DOS PASSOS" w:date="2026-05-04T10:05:00Z">
              <w:r w:rsidRPr="0037697A" w:rsidDel="008E3405">
                <w:rPr>
                  <w:bCs/>
                  <w:sz w:val="40"/>
                  <w:szCs w:val="40"/>
                </w:rPr>
                <w:delText>{{ datas_limite</w:delText>
              </w:r>
              <w:r w:rsidR="003D4A5D" w:rsidRPr="0037697A" w:rsidDel="008E3405">
                <w:rPr>
                  <w:bCs/>
                  <w:sz w:val="40"/>
                  <w:szCs w:val="40"/>
                </w:rPr>
                <w:delText>_detalhadas</w:delText>
              </w:r>
              <w:r w:rsidRPr="0037697A" w:rsidDel="008E3405">
                <w:rPr>
                  <w:bCs/>
                  <w:sz w:val="40"/>
                  <w:szCs w:val="40"/>
                </w:rPr>
                <w:delText xml:space="preserve"> }}</w:delText>
              </w:r>
            </w:del>
          </w:p>
          <w:p w14:paraId="139B464F" w14:textId="6897F8E0" w:rsidR="00A15109" w:rsidRPr="0037697A" w:rsidRDefault="00A15109" w:rsidP="00172267">
            <w:pPr>
              <w:jc w:val="center"/>
              <w:rPr>
                <w:b/>
                <w:sz w:val="40"/>
                <w:szCs w:val="40"/>
              </w:rPr>
            </w:pPr>
            <w:r w:rsidRPr="0037697A">
              <w:rPr>
                <w:b/>
                <w:sz w:val="40"/>
                <w:szCs w:val="40"/>
              </w:rPr>
              <w:t>Prazo de guarda:</w:t>
            </w:r>
          </w:p>
          <w:p w14:paraId="6C93DA6A" w14:textId="77777777" w:rsidR="00FE3349" w:rsidRPr="0037697A" w:rsidRDefault="00FE3349" w:rsidP="00172267">
            <w:pPr>
              <w:jc w:val="center"/>
              <w:rPr>
                <w:bCs/>
                <w:sz w:val="40"/>
                <w:szCs w:val="40"/>
              </w:rPr>
            </w:pPr>
            <w:proofErr w:type="gramStart"/>
            <w:r w:rsidRPr="0037697A">
              <w:rPr>
                <w:bCs/>
                <w:sz w:val="40"/>
                <w:szCs w:val="40"/>
              </w:rPr>
              <w:t xml:space="preserve">{{ </w:t>
            </w:r>
            <w:proofErr w:type="spellStart"/>
            <w:r w:rsidR="00467950" w:rsidRPr="0037697A">
              <w:rPr>
                <w:bCs/>
                <w:sz w:val="40"/>
                <w:szCs w:val="40"/>
              </w:rPr>
              <w:t>prazo</w:t>
            </w:r>
            <w:proofErr w:type="gramEnd"/>
            <w:r w:rsidR="00467950" w:rsidRPr="0037697A">
              <w:rPr>
                <w:bCs/>
                <w:sz w:val="40"/>
                <w:szCs w:val="40"/>
              </w:rPr>
              <w:t>_corrente</w:t>
            </w:r>
            <w:proofErr w:type="spellEnd"/>
            <w:r w:rsidRPr="0037697A">
              <w:rPr>
                <w:bCs/>
                <w:sz w:val="40"/>
                <w:szCs w:val="40"/>
              </w:rPr>
              <w:t xml:space="preserve"> }}</w:t>
            </w:r>
          </w:p>
          <w:p w14:paraId="495955CF" w14:textId="77777777" w:rsidR="00467950" w:rsidRDefault="00467950" w:rsidP="00172267">
            <w:pPr>
              <w:jc w:val="center"/>
              <w:rPr>
                <w:bCs/>
                <w:sz w:val="40"/>
                <w:szCs w:val="40"/>
              </w:rPr>
            </w:pPr>
            <w:proofErr w:type="gramStart"/>
            <w:r w:rsidRPr="0037697A">
              <w:rPr>
                <w:bCs/>
                <w:sz w:val="40"/>
                <w:szCs w:val="40"/>
              </w:rPr>
              <w:t xml:space="preserve">{{ </w:t>
            </w:r>
            <w:proofErr w:type="spellStart"/>
            <w:r w:rsidRPr="0037697A">
              <w:rPr>
                <w:bCs/>
                <w:sz w:val="40"/>
                <w:szCs w:val="40"/>
              </w:rPr>
              <w:t>prazo</w:t>
            </w:r>
            <w:proofErr w:type="gramEnd"/>
            <w:r w:rsidRPr="0037697A">
              <w:rPr>
                <w:bCs/>
                <w:sz w:val="40"/>
                <w:szCs w:val="40"/>
              </w:rPr>
              <w:t>_intermediario</w:t>
            </w:r>
            <w:proofErr w:type="spellEnd"/>
            <w:r w:rsidRPr="0037697A">
              <w:rPr>
                <w:bCs/>
                <w:sz w:val="40"/>
                <w:szCs w:val="40"/>
              </w:rPr>
              <w:t>}}</w:t>
            </w:r>
          </w:p>
          <w:p w14:paraId="5A62B27F" w14:textId="3A8E6F8E" w:rsidR="00A15109" w:rsidRPr="0037697A" w:rsidRDefault="00A15109" w:rsidP="00172267">
            <w:pPr>
              <w:jc w:val="center"/>
              <w:rPr>
                <w:b/>
                <w:sz w:val="40"/>
                <w:szCs w:val="40"/>
              </w:rPr>
            </w:pPr>
            <w:r w:rsidRPr="0037697A">
              <w:rPr>
                <w:b/>
                <w:sz w:val="40"/>
                <w:szCs w:val="40"/>
              </w:rPr>
              <w:t>Destinação:</w:t>
            </w:r>
          </w:p>
          <w:p w14:paraId="5B55E0AC" w14:textId="3EC83223" w:rsidR="0066273E" w:rsidRPr="0037697A" w:rsidRDefault="00467950" w:rsidP="0037697A">
            <w:pPr>
              <w:jc w:val="center"/>
              <w:rPr>
                <w:bCs/>
                <w:sz w:val="40"/>
                <w:szCs w:val="40"/>
              </w:rPr>
            </w:pPr>
            <w:proofErr w:type="gramStart"/>
            <w:r w:rsidRPr="007F54FC">
              <w:rPr>
                <w:bCs/>
                <w:color w:val="FF0000"/>
                <w:sz w:val="40"/>
                <w:szCs w:val="40"/>
                <w:rPrChange w:id="27" w:author="KETRY GORETE FARIAS DOS PASSOS" w:date="2026-04-14T09:47:00Z">
                  <w:rPr>
                    <w:bCs/>
                    <w:sz w:val="40"/>
                    <w:szCs w:val="40"/>
                  </w:rPr>
                </w:rPrChange>
              </w:rPr>
              <w:t xml:space="preserve">{{ </w:t>
            </w:r>
            <w:proofErr w:type="spellStart"/>
            <w:r w:rsidRPr="007F54FC">
              <w:rPr>
                <w:bCs/>
                <w:color w:val="FF0000"/>
                <w:sz w:val="40"/>
                <w:szCs w:val="40"/>
                <w:rPrChange w:id="28" w:author="KETRY GORETE FARIAS DOS PASSOS" w:date="2026-04-14T09:47:00Z">
                  <w:rPr>
                    <w:bCs/>
                    <w:sz w:val="40"/>
                    <w:szCs w:val="40"/>
                  </w:rPr>
                </w:rPrChange>
              </w:rPr>
              <w:t>destinacao</w:t>
            </w:r>
            <w:proofErr w:type="spellEnd"/>
            <w:proofErr w:type="gramEnd"/>
            <w:r w:rsidRPr="007F54FC">
              <w:rPr>
                <w:bCs/>
                <w:color w:val="FF0000"/>
                <w:sz w:val="40"/>
                <w:szCs w:val="40"/>
                <w:rPrChange w:id="29" w:author="KETRY GORETE FARIAS DOS PASSOS" w:date="2026-04-14T09:47:00Z">
                  <w:rPr>
                    <w:bCs/>
                    <w:sz w:val="40"/>
                    <w:szCs w:val="40"/>
                  </w:rPr>
                </w:rPrChange>
              </w:rPr>
              <w:t xml:space="preserve"> }}</w:t>
            </w:r>
          </w:p>
        </w:tc>
      </w:tr>
      <w:tr w:rsidR="00FE3349" w:rsidRPr="00172267" w14:paraId="72FB0C6B" w14:textId="77777777" w:rsidTr="00172267">
        <w:trPr>
          <w:trHeight w:val="520"/>
        </w:trPr>
        <w:tc>
          <w:tcPr>
            <w:tcW w:w="6918" w:type="dxa"/>
          </w:tcPr>
          <w:p w14:paraId="44683271" w14:textId="77777777" w:rsidR="00FE3349" w:rsidRPr="003B2DFB" w:rsidRDefault="00FE3349" w:rsidP="00172267">
            <w:pPr>
              <w:jc w:val="center"/>
              <w:rPr>
                <w:b/>
                <w:sz w:val="28"/>
                <w:szCs w:val="28"/>
                <w:rPrChange w:id="30" w:author="KETRY GORETE FARIAS DOS PASSOS" w:date="2026-05-04T10:06:00Z">
                  <w:rPr>
                    <w:b/>
                    <w:sz w:val="40"/>
                    <w:szCs w:val="40"/>
                  </w:rPr>
                </w:rPrChange>
              </w:rPr>
            </w:pPr>
            <w:proofErr w:type="gramStart"/>
            <w:r w:rsidRPr="003B2DFB">
              <w:rPr>
                <w:b/>
                <w:sz w:val="28"/>
                <w:szCs w:val="28"/>
                <w:rPrChange w:id="31" w:author="KETRY GORETE FARIAS DOS PASSOS" w:date="2026-05-04T10:06:00Z">
                  <w:rPr>
                    <w:b/>
                    <w:sz w:val="40"/>
                    <w:szCs w:val="40"/>
                  </w:rPr>
                </w:rPrChange>
              </w:rPr>
              <w:t xml:space="preserve">{{ </w:t>
            </w:r>
            <w:proofErr w:type="spellStart"/>
            <w:r w:rsidRPr="003B2DFB">
              <w:rPr>
                <w:b/>
                <w:sz w:val="28"/>
                <w:szCs w:val="28"/>
                <w:rPrChange w:id="32" w:author="KETRY GORETE FARIAS DOS PASSOS" w:date="2026-05-04T10:06:00Z">
                  <w:rPr>
                    <w:b/>
                    <w:sz w:val="40"/>
                    <w:szCs w:val="40"/>
                  </w:rPr>
                </w:rPrChange>
              </w:rPr>
              <w:t>observacao</w:t>
            </w:r>
            <w:proofErr w:type="spellEnd"/>
            <w:proofErr w:type="gramEnd"/>
            <w:r w:rsidRPr="003B2DFB">
              <w:rPr>
                <w:b/>
                <w:sz w:val="28"/>
                <w:szCs w:val="28"/>
                <w:rPrChange w:id="33" w:author="KETRY GORETE FARIAS DOS PASSOS" w:date="2026-05-04T10:06:00Z">
                  <w:rPr>
                    <w:b/>
                    <w:sz w:val="40"/>
                    <w:szCs w:val="40"/>
                  </w:rPr>
                </w:rPrChange>
              </w:rPr>
              <w:t xml:space="preserve"> }}</w:t>
            </w:r>
          </w:p>
          <w:p w14:paraId="12196316" w14:textId="63636732" w:rsidR="00B50789" w:rsidRPr="0037697A" w:rsidRDefault="00B50789" w:rsidP="0037697A">
            <w:pPr>
              <w:jc w:val="center"/>
              <w:rPr>
                <w:bCs/>
                <w:sz w:val="40"/>
                <w:szCs w:val="40"/>
              </w:rPr>
            </w:pPr>
            <w:proofErr w:type="gramStart"/>
            <w:r w:rsidRPr="003B2DFB">
              <w:rPr>
                <w:bCs/>
                <w:sz w:val="28"/>
                <w:szCs w:val="28"/>
                <w:rPrChange w:id="34" w:author="KETRY GORETE FARIAS DOS PASSOS" w:date="2026-05-04T10:06:00Z">
                  <w:rPr>
                    <w:bCs/>
                    <w:sz w:val="40"/>
                    <w:szCs w:val="40"/>
                  </w:rPr>
                </w:rPrChange>
              </w:rPr>
              <w:t xml:space="preserve">{{ </w:t>
            </w:r>
            <w:proofErr w:type="spellStart"/>
            <w:r w:rsidRPr="003B2DFB">
              <w:rPr>
                <w:bCs/>
                <w:sz w:val="28"/>
                <w:szCs w:val="28"/>
                <w:rPrChange w:id="35" w:author="KETRY GORETE FARIAS DOS PASSOS" w:date="2026-05-04T10:06:00Z">
                  <w:rPr>
                    <w:bCs/>
                    <w:sz w:val="40"/>
                    <w:szCs w:val="40"/>
                  </w:rPr>
                </w:rPrChange>
              </w:rPr>
              <w:t>lista</w:t>
            </w:r>
            <w:proofErr w:type="gramEnd"/>
            <w:r w:rsidRPr="003B2DFB">
              <w:rPr>
                <w:bCs/>
                <w:sz w:val="28"/>
                <w:szCs w:val="28"/>
                <w:rPrChange w:id="36" w:author="KETRY GORETE FARIAS DOS PASSOS" w:date="2026-05-04T10:06:00Z">
                  <w:rPr>
                    <w:bCs/>
                    <w:sz w:val="40"/>
                    <w:szCs w:val="40"/>
                  </w:rPr>
                </w:rPrChange>
              </w:rPr>
              <w:t>_itens_caixa</w:t>
            </w:r>
            <w:proofErr w:type="spellEnd"/>
            <w:r w:rsidRPr="003B2DFB">
              <w:rPr>
                <w:bCs/>
                <w:sz w:val="28"/>
                <w:szCs w:val="28"/>
                <w:rPrChange w:id="37" w:author="KETRY GORETE FARIAS DOS PASSOS" w:date="2026-05-04T10:06:00Z">
                  <w:rPr>
                    <w:bCs/>
                    <w:sz w:val="40"/>
                    <w:szCs w:val="40"/>
                  </w:rPr>
                </w:rPrChange>
              </w:rPr>
              <w:t xml:space="preserve"> }}</w:t>
            </w:r>
          </w:p>
        </w:tc>
      </w:tr>
    </w:tbl>
    <w:p w14:paraId="6BE69B0A" w14:textId="77777777" w:rsidR="00FE3349" w:rsidRPr="00285F5A" w:rsidRDefault="00FE3349" w:rsidP="0037697A">
      <w:pPr>
        <w:spacing w:after="0" w:line="240" w:lineRule="auto"/>
        <w:contextualSpacing/>
        <w:jc w:val="right"/>
        <w:rPr>
          <w:rFonts w:ascii="Calibri" w:hAnsi="Calibri"/>
          <w:b/>
          <w:color w:val="000000"/>
        </w:rPr>
      </w:pPr>
    </w:p>
    <w:p w14:paraId="25765A4E" w14:textId="77777777" w:rsidR="0017683D" w:rsidRPr="00A76FF6" w:rsidRDefault="0017683D">
      <w:pPr>
        <w:spacing w:after="0" w:line="240" w:lineRule="auto"/>
        <w:contextualSpacing/>
        <w:jc w:val="right"/>
        <w:rPr>
          <w:rFonts w:ascii="Verdana" w:hAnsi="Verdana"/>
          <w:sz w:val="20"/>
          <w:szCs w:val="20"/>
        </w:rPr>
      </w:pPr>
    </w:p>
    <w:sectPr w:rsidR="0017683D" w:rsidRPr="00A76FF6" w:rsidSect="0037697A">
      <w:headerReference w:type="default" r:id="rId9"/>
      <w:pgSz w:w="11906" w:h="16838"/>
      <w:pgMar w:top="1276" w:right="1274" w:bottom="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68221" w14:textId="77777777" w:rsidR="009A4ABC" w:rsidRDefault="009A4ABC" w:rsidP="005A6110">
      <w:pPr>
        <w:spacing w:after="0" w:line="240" w:lineRule="auto"/>
      </w:pPr>
      <w:r>
        <w:separator/>
      </w:r>
    </w:p>
  </w:endnote>
  <w:endnote w:type="continuationSeparator" w:id="0">
    <w:p w14:paraId="4E63FCE5" w14:textId="77777777" w:rsidR="009A4ABC" w:rsidRDefault="009A4ABC" w:rsidP="005A6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altName w:val="Agency FB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54591" w14:textId="77777777" w:rsidR="009A4ABC" w:rsidRDefault="009A4ABC" w:rsidP="005A6110">
      <w:pPr>
        <w:spacing w:after="0" w:line="240" w:lineRule="auto"/>
      </w:pPr>
      <w:r>
        <w:separator/>
      </w:r>
    </w:p>
  </w:footnote>
  <w:footnote w:type="continuationSeparator" w:id="0">
    <w:p w14:paraId="1F67C3A5" w14:textId="77777777" w:rsidR="009A4ABC" w:rsidRDefault="009A4ABC" w:rsidP="005A6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47015" w14:textId="778E0D2D" w:rsidR="00DE1C65" w:rsidRDefault="00DE1C6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33211"/>
    <w:multiLevelType w:val="hybridMultilevel"/>
    <w:tmpl w:val="F7784D6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3">
      <w:start w:val="1"/>
      <w:numFmt w:val="upperRoman"/>
      <w:lvlText w:val="%2."/>
      <w:lvlJc w:val="righ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CC2D09"/>
    <w:multiLevelType w:val="hybridMultilevel"/>
    <w:tmpl w:val="D9DA1C5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B">
      <w:start w:val="1"/>
      <w:numFmt w:val="lowerRoman"/>
      <w:lvlText w:val="%2."/>
      <w:lvlJc w:val="righ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01A7F2B"/>
    <w:multiLevelType w:val="hybridMultilevel"/>
    <w:tmpl w:val="5524CBA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4A31F86"/>
    <w:multiLevelType w:val="hybridMultilevel"/>
    <w:tmpl w:val="3A8674D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242CD"/>
    <w:multiLevelType w:val="hybridMultilevel"/>
    <w:tmpl w:val="D602BC5E"/>
    <w:lvl w:ilvl="0" w:tplc="4154BF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95189B"/>
    <w:multiLevelType w:val="hybridMultilevel"/>
    <w:tmpl w:val="F6D6026E"/>
    <w:lvl w:ilvl="0" w:tplc="CEA0620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FE33C1"/>
    <w:multiLevelType w:val="hybridMultilevel"/>
    <w:tmpl w:val="5FE08C2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3">
      <w:start w:val="1"/>
      <w:numFmt w:val="upperRoman"/>
      <w:lvlText w:val="%2."/>
      <w:lvlJc w:val="righ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860ED5"/>
    <w:multiLevelType w:val="hybridMultilevel"/>
    <w:tmpl w:val="71FC3E22"/>
    <w:lvl w:ilvl="0" w:tplc="0416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00C1EDA"/>
    <w:multiLevelType w:val="hybridMultilevel"/>
    <w:tmpl w:val="8960A316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3DE4383"/>
    <w:multiLevelType w:val="hybridMultilevel"/>
    <w:tmpl w:val="5524CBA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611A764F"/>
    <w:multiLevelType w:val="hybridMultilevel"/>
    <w:tmpl w:val="2F5665FA"/>
    <w:lvl w:ilvl="0" w:tplc="11DA33D6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93889"/>
    <w:multiLevelType w:val="hybridMultilevel"/>
    <w:tmpl w:val="56509196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1"/>
  </w:num>
  <w:num w:numId="5">
    <w:abstractNumId w:val="11"/>
  </w:num>
  <w:num w:numId="6">
    <w:abstractNumId w:val="6"/>
  </w:num>
  <w:num w:numId="7">
    <w:abstractNumId w:val="10"/>
  </w:num>
  <w:num w:numId="8">
    <w:abstractNumId w:val="4"/>
  </w:num>
  <w:num w:numId="9">
    <w:abstractNumId w:val="9"/>
  </w:num>
  <w:num w:numId="10">
    <w:abstractNumId w:val="2"/>
  </w:num>
  <w:num w:numId="11">
    <w:abstractNumId w:val="7"/>
  </w:num>
  <w:num w:numId="1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ETRY GORETE FARIAS DOS PASSOS">
    <w15:presenceInfo w15:providerId="AD" w15:userId="S::06376528945@udesc.br::387733b8-178b-4031-85c0-8dc0def7ee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BC9"/>
    <w:rsid w:val="0002456A"/>
    <w:rsid w:val="00043331"/>
    <w:rsid w:val="000452AD"/>
    <w:rsid w:val="000647C9"/>
    <w:rsid w:val="000815E6"/>
    <w:rsid w:val="000840FE"/>
    <w:rsid w:val="000973B0"/>
    <w:rsid w:val="000B7581"/>
    <w:rsid w:val="000E6311"/>
    <w:rsid w:val="00106CE7"/>
    <w:rsid w:val="00110EA1"/>
    <w:rsid w:val="00130A2C"/>
    <w:rsid w:val="00142282"/>
    <w:rsid w:val="0015181E"/>
    <w:rsid w:val="001656A6"/>
    <w:rsid w:val="0017683D"/>
    <w:rsid w:val="00193FF5"/>
    <w:rsid w:val="00197C72"/>
    <w:rsid w:val="001B1E9B"/>
    <w:rsid w:val="00233C86"/>
    <w:rsid w:val="00247EE0"/>
    <w:rsid w:val="00256FC6"/>
    <w:rsid w:val="00257771"/>
    <w:rsid w:val="00272FD7"/>
    <w:rsid w:val="00274407"/>
    <w:rsid w:val="00284A22"/>
    <w:rsid w:val="00285F5A"/>
    <w:rsid w:val="002922F5"/>
    <w:rsid w:val="002A022D"/>
    <w:rsid w:val="002C24C7"/>
    <w:rsid w:val="002F1162"/>
    <w:rsid w:val="002F360E"/>
    <w:rsid w:val="00314872"/>
    <w:rsid w:val="00321732"/>
    <w:rsid w:val="00326F26"/>
    <w:rsid w:val="00347DF0"/>
    <w:rsid w:val="00355EA3"/>
    <w:rsid w:val="00360C3D"/>
    <w:rsid w:val="00372414"/>
    <w:rsid w:val="0037697A"/>
    <w:rsid w:val="00382EEF"/>
    <w:rsid w:val="00384A72"/>
    <w:rsid w:val="003B2DFB"/>
    <w:rsid w:val="003B45D8"/>
    <w:rsid w:val="003C34CF"/>
    <w:rsid w:val="003C4910"/>
    <w:rsid w:val="003D4A5D"/>
    <w:rsid w:val="003F3948"/>
    <w:rsid w:val="004068EF"/>
    <w:rsid w:val="004242A1"/>
    <w:rsid w:val="00467950"/>
    <w:rsid w:val="00490C5D"/>
    <w:rsid w:val="004A2F34"/>
    <w:rsid w:val="004B332F"/>
    <w:rsid w:val="004B4C74"/>
    <w:rsid w:val="004B7943"/>
    <w:rsid w:val="004C188D"/>
    <w:rsid w:val="004C6089"/>
    <w:rsid w:val="004F0159"/>
    <w:rsid w:val="004F0203"/>
    <w:rsid w:val="004F0A55"/>
    <w:rsid w:val="005116E9"/>
    <w:rsid w:val="00522CDE"/>
    <w:rsid w:val="00527B5F"/>
    <w:rsid w:val="00583E00"/>
    <w:rsid w:val="00595BC9"/>
    <w:rsid w:val="005A0EEB"/>
    <w:rsid w:val="005A6110"/>
    <w:rsid w:val="005A6608"/>
    <w:rsid w:val="005B46D9"/>
    <w:rsid w:val="005B510B"/>
    <w:rsid w:val="005E1DC1"/>
    <w:rsid w:val="005F08CE"/>
    <w:rsid w:val="005F1FBE"/>
    <w:rsid w:val="005F52A9"/>
    <w:rsid w:val="00622580"/>
    <w:rsid w:val="0066273E"/>
    <w:rsid w:val="00663FE0"/>
    <w:rsid w:val="006714A7"/>
    <w:rsid w:val="006931B9"/>
    <w:rsid w:val="006952B9"/>
    <w:rsid w:val="006B6E1A"/>
    <w:rsid w:val="006D342D"/>
    <w:rsid w:val="006E1CB9"/>
    <w:rsid w:val="006E626E"/>
    <w:rsid w:val="00713DB0"/>
    <w:rsid w:val="00715280"/>
    <w:rsid w:val="007208A9"/>
    <w:rsid w:val="00742636"/>
    <w:rsid w:val="00744D36"/>
    <w:rsid w:val="00785E52"/>
    <w:rsid w:val="007A0B52"/>
    <w:rsid w:val="007D2597"/>
    <w:rsid w:val="007D4DE6"/>
    <w:rsid w:val="007F54FC"/>
    <w:rsid w:val="008117E6"/>
    <w:rsid w:val="0081215C"/>
    <w:rsid w:val="008132BA"/>
    <w:rsid w:val="00824986"/>
    <w:rsid w:val="0082629F"/>
    <w:rsid w:val="0083524A"/>
    <w:rsid w:val="00857FE6"/>
    <w:rsid w:val="008927F8"/>
    <w:rsid w:val="008A7165"/>
    <w:rsid w:val="008C4452"/>
    <w:rsid w:val="008E3405"/>
    <w:rsid w:val="00901916"/>
    <w:rsid w:val="00903464"/>
    <w:rsid w:val="00904E5E"/>
    <w:rsid w:val="00931E09"/>
    <w:rsid w:val="00943E54"/>
    <w:rsid w:val="00946780"/>
    <w:rsid w:val="00946909"/>
    <w:rsid w:val="00952C11"/>
    <w:rsid w:val="00971D8F"/>
    <w:rsid w:val="00984159"/>
    <w:rsid w:val="009A3017"/>
    <w:rsid w:val="009A4ABC"/>
    <w:rsid w:val="009E3865"/>
    <w:rsid w:val="009F3F29"/>
    <w:rsid w:val="00A1495A"/>
    <w:rsid w:val="00A15109"/>
    <w:rsid w:val="00A211FB"/>
    <w:rsid w:val="00A22831"/>
    <w:rsid w:val="00A23D6F"/>
    <w:rsid w:val="00A624FE"/>
    <w:rsid w:val="00A74074"/>
    <w:rsid w:val="00A76FF6"/>
    <w:rsid w:val="00A8320D"/>
    <w:rsid w:val="00A935BC"/>
    <w:rsid w:val="00A96C27"/>
    <w:rsid w:val="00AA19CA"/>
    <w:rsid w:val="00AD5387"/>
    <w:rsid w:val="00AD694B"/>
    <w:rsid w:val="00AE66B2"/>
    <w:rsid w:val="00B201DD"/>
    <w:rsid w:val="00B22528"/>
    <w:rsid w:val="00B228FF"/>
    <w:rsid w:val="00B34F95"/>
    <w:rsid w:val="00B40D58"/>
    <w:rsid w:val="00B41F6B"/>
    <w:rsid w:val="00B50789"/>
    <w:rsid w:val="00B8688D"/>
    <w:rsid w:val="00B956C3"/>
    <w:rsid w:val="00BB38D7"/>
    <w:rsid w:val="00BB40D0"/>
    <w:rsid w:val="00BF797F"/>
    <w:rsid w:val="00C137BD"/>
    <w:rsid w:val="00C225F4"/>
    <w:rsid w:val="00C246C2"/>
    <w:rsid w:val="00C31239"/>
    <w:rsid w:val="00C60407"/>
    <w:rsid w:val="00C7492B"/>
    <w:rsid w:val="00CA1477"/>
    <w:rsid w:val="00CC7DB6"/>
    <w:rsid w:val="00CE3BD8"/>
    <w:rsid w:val="00CF0A7F"/>
    <w:rsid w:val="00D1195A"/>
    <w:rsid w:val="00D148B4"/>
    <w:rsid w:val="00D2271D"/>
    <w:rsid w:val="00D37922"/>
    <w:rsid w:val="00D61BE8"/>
    <w:rsid w:val="00D80FB4"/>
    <w:rsid w:val="00D85EFC"/>
    <w:rsid w:val="00D903E9"/>
    <w:rsid w:val="00D95026"/>
    <w:rsid w:val="00D97505"/>
    <w:rsid w:val="00DA3C32"/>
    <w:rsid w:val="00DB0B4C"/>
    <w:rsid w:val="00DB1351"/>
    <w:rsid w:val="00DC7564"/>
    <w:rsid w:val="00DE0331"/>
    <w:rsid w:val="00DE1C65"/>
    <w:rsid w:val="00DF09D0"/>
    <w:rsid w:val="00DF15D3"/>
    <w:rsid w:val="00E111C0"/>
    <w:rsid w:val="00E35C48"/>
    <w:rsid w:val="00E65037"/>
    <w:rsid w:val="00E6760B"/>
    <w:rsid w:val="00E77F33"/>
    <w:rsid w:val="00EA0906"/>
    <w:rsid w:val="00EB58D3"/>
    <w:rsid w:val="00ED055B"/>
    <w:rsid w:val="00EE15E0"/>
    <w:rsid w:val="00F04EDC"/>
    <w:rsid w:val="00F23079"/>
    <w:rsid w:val="00F32383"/>
    <w:rsid w:val="00F3681E"/>
    <w:rsid w:val="00F53443"/>
    <w:rsid w:val="00F64302"/>
    <w:rsid w:val="00F73466"/>
    <w:rsid w:val="00F84E1A"/>
    <w:rsid w:val="00FD3B49"/>
    <w:rsid w:val="00FE12FA"/>
    <w:rsid w:val="00FE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824330C"/>
  <w15:docId w15:val="{F293D583-2112-488B-9F1D-25313187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3B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76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A2F3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A61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6110"/>
  </w:style>
  <w:style w:type="paragraph" w:styleId="Rodap">
    <w:name w:val="footer"/>
    <w:basedOn w:val="Normal"/>
    <w:link w:val="RodapChar"/>
    <w:uiPriority w:val="99"/>
    <w:unhideWhenUsed/>
    <w:rsid w:val="005A61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6110"/>
  </w:style>
  <w:style w:type="paragraph" w:customStyle="1" w:styleId="Default">
    <w:name w:val="Default"/>
    <w:rsid w:val="00FD3B4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D3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3B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5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CA147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A1477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8132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7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udesc-my.sharepoint.com/personal/06376528945_udesc_br/Documents/Arquivo%20Permanente/sri_udesc_cct/assets/logo_udesc.j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93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Marilha</dc:creator>
  <cp:lastModifiedBy>KETRY GORETE FARIAS DOS PASSOS</cp:lastModifiedBy>
  <cp:revision>33</cp:revision>
  <dcterms:created xsi:type="dcterms:W3CDTF">2024-02-16T14:38:00Z</dcterms:created>
  <dcterms:modified xsi:type="dcterms:W3CDTF">2026-05-04T13:06:00Z</dcterms:modified>
</cp:coreProperties>
</file>